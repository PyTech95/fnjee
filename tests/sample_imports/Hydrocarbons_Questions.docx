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45379386"/>
          <w:tag w:val="goog_rdk_1"/>
        </w:sdtPr>
        <w:sdtContent>
          <w:ins w:author="Grv Official" w:id="0" w:date="2026-01-03T15:39:19Z"/>
          <w:sdt>
            <w:sdtPr>
              <w:id w:val="-1564635414"/>
              <w:tag w:val="goog_rdk_2"/>
            </w:sdtPr>
            <w:sdtContent>
              <w:ins w:author="Grv Official" w:id="0" w:date="2026-01-03T15:39:19Z"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  <w:rPrChange w:author="Grv Official" w:id="1" w:date="2026-01-03T15:39:19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By Goyal </w:t>
                </w:r>
              </w:ins>
            </w:sdtContent>
          </w:sdt>
          <w:ins w:author="Grv Official" w:id="0" w:date="2026-01-03T15:39:19Z"/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77.0" w:type="dxa"/>
        <w:jc w:val="left"/>
        <w:tblLayout w:type="fixed"/>
        <w:tblLook w:val="0000"/>
      </w:tblPr>
      <w:tblGrid>
        <w:gridCol w:w="222"/>
        <w:gridCol w:w="755"/>
        <w:tblGridChange w:id="0">
          <w:tblGrid>
            <w:gridCol w:w="222"/>
            <w:gridCol w:w="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CBSE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Hydrocarbons 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11 - 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"/>
        <w:gridCol w:w="8333"/>
        <w:gridCol w:w="535"/>
        <w:tblGridChange w:id="0">
          <w:tblGrid>
            <w:gridCol w:w="482"/>
            <w:gridCol w:w="8333"/>
            <w:gridCol w:w="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reactions of methane is incomplete combustion.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+ 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m:t>→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o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b>
                  </m:s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O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3</m:t>
                      </m:r>
                    </m:sub>
                  </m:sSub>
                </m:sup>
              </m:sSup>
            </m:oMath>
            <w:r w:rsidDel="00000000" w:rsidR="00000000" w:rsidRPr="00000000">
              <w:rPr>
                <w:rtl w:val="0"/>
              </w:rPr>
              <w:t xml:space="preserve"> HCHO +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+ 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CO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(g) + 2H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 (l)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+ 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C(s) + 2H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 (l)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d) 2CH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+ 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m:t>→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Cu/523K/100/atm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2CH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OH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The boiling point of isomeric branched chain alkene is: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a) lower than the boiling point of straight chain alkene.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b) higher boiling point than straight chain alkenes.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c) same boiling point as straight chain alkenes except for optical isomers.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d) same boiling point as straight chain alkenes.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conformation of ethane is: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a) 3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b) 4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c) 2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d) Infinite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molecule of benzene has: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a) 6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and 3 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bonds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b) 12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and 3 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bonds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c) 6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and 9 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bonds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d) 9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and 3 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bonds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 the following sequence of reactions, the alkene is converted tocompound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B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650066" cy="254000"/>
                  <wp:effectExtent b="0" l="0" r="0" t="0"/>
                  <wp:docPr descr="image" id="61" name="image11.png"/>
                  <a:graphic>
                    <a:graphicData uri="http://schemas.openxmlformats.org/drawingml/2006/picture">
                      <pic:pic>
                        <pic:nvPicPr>
                          <pic:cNvPr descr="image"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66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compound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-   -   -   -   -   -   -   -   -   is?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CHO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CHO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COC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COC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Alkyl halides react with dialkyl copper reagents to give: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a) Alkenyl halides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b) Alkanes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c) Alkyl copper halides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d) Alkenes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treatment of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MgX with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 </w:t>
            </w:r>
            <m:oMath>
              <m:r>
                <m:t>≡</m:t>
              </m:r>
            </m:oMath>
            <w:r w:rsidDel="00000000" w:rsidR="00000000" w:rsidRPr="00000000">
              <w:rPr>
                <w:rtl w:val="0"/>
              </w:rPr>
              <w:t xml:space="preserve"> C -   H gives ________.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  CH=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 </w:t>
            </w:r>
            <m:oMath>
              <m:r>
                <m:t>≡</m:t>
              </m:r>
            </m:oMath>
            <w:r w:rsidDel="00000000" w:rsidR="00000000" w:rsidRPr="00000000">
              <w:rPr>
                <w:rtl w:val="0"/>
              </w:rPr>
              <w:t xml:space="preserve"> C -  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c) 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 -  CH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Arrange the following hydrogen halides in order of their decreasing reactivity with propene.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a) HCI &gt; HI &gt; HBr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b) HCI&gt; HBr &gt; HI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c) HI &gt; HBr &gt; HCI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d) HBr &gt; HI &gt; HCI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Which conformation of ethane has the lowest potential energy?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a) Eclipsed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b) Skewed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c) Staggered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d) All will have equal PE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The following reaction is: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(CH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)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 -  Br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m:t>→</m:t>
                  </m:r>
                </m:e>
                <m:sup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 xml:space="preserve">O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(CH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)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 -  OH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a) Displacement reaction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b) Elimination reaction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c) Substitution reaction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d) Free radical reaction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Boiling point of alkanes are: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a) is independent of branching.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b) decreases with increase in molecular mass.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c) is independent of molecular mass.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d) increases with increase in molecular mass.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Carbon -  carbon double bond in alkenes consists of: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a) one strong sigma</w:t>
            </w:r>
            <m:oMath>
              <m:d>
                <m:dPr>
                  <m:begChr m:val="("/>
                  <m:endChr m:val=")"/>
                </m:dPr>
                <m:e>
                  <m:r>
                    <m:t>σ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 due to head -  on overlapping of sp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hybridised orbitals one weak pi </w:t>
            </w:r>
            <m:oMath>
              <m:d>
                <m:dPr>
                  <m:begChr m:val="("/>
                  <m:endChr m:val=")"/>
                </m:dPr>
                <m:e>
                  <m:r>
                    <m:t>π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b) one strong sigma</w:t>
            </w:r>
            <m:oMath>
              <m:d>
                <m:dPr>
                  <m:begChr m:val="("/>
                  <m:endChr m:val=")"/>
                </m:dPr>
                <m:e>
                  <m:r>
                    <m:t>σ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 due to head -  on overlapping of sp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hybridised orbitals one weak pi </w:t>
            </w:r>
            <m:oMath>
              <m:d>
                <m:dPr>
                  <m:begChr m:val="("/>
                  <m:endChr m:val=")"/>
                </m:dPr>
                <m:e>
                  <m:r>
                    <m:t>π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c) one weak sigma</w:t>
            </w:r>
            <m:oMath>
              <m:d>
                <m:dPr>
                  <m:begChr m:val="("/>
                  <m:endChr m:val=")"/>
                </m:dPr>
                <m:e>
                  <m:r>
                    <m:t>σ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 due to head -  on overlapping of sp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hybridised orbitals one weak pi </w:t>
            </w:r>
            <m:oMath>
              <m:d>
                <m:dPr>
                  <m:begChr m:val="("/>
                  <m:endChr m:val=")"/>
                </m:dPr>
                <m:e>
                  <m:r>
                    <m:t>π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d) one weak sigma</w:t>
            </w:r>
            <m:oMath>
              <m:d>
                <m:dPr>
                  <m:begChr m:val="("/>
                  <m:endChr m:val=")"/>
                </m:dPr>
                <m:e>
                  <m:r>
                    <m:t>σ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 due to head -  on overlapping of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s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p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hybridised orbitals one weak pi </w:t>
            </w:r>
            <m:oMath>
              <m:d>
                <m:dPr>
                  <m:begChr m:val="("/>
                  <m:endChr m:val=")"/>
                </m:dPr>
                <m:e>
                  <m:r>
                    <m:t>π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bond.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The IUPAC name of </w:t>
            </w:r>
            <w:r w:rsidDel="00000000" w:rsidR="00000000" w:rsidRPr="00000000">
              <w:rPr/>
              <w:drawing>
                <wp:inline distB="0" distT="0" distL="0" distR="0">
                  <wp:extent cx="444500" cy="406400"/>
                  <wp:effectExtent b="0" l="0" r="0" t="0"/>
                  <wp:docPr descr="image" id="63" name="image6.jpg"/>
                  <a:graphic>
                    <a:graphicData uri="http://schemas.openxmlformats.org/drawingml/2006/picture">
                      <pic:pic>
                        <pic:nvPicPr>
                          <pic:cNvPr descr="image" id="0" name="image6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a) 1,3 -  dimethylbenzene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b) methyltoluene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c) dimethylbenzene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d) 1,4 -  dimethylbenzene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The aromatic compound among the following is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a) Allof these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/>
              <w:drawing>
                <wp:inline distB="0" distT="0" distL="0" distR="0">
                  <wp:extent cx="317500" cy="355600"/>
                  <wp:effectExtent b="0" l="0" r="0" t="0"/>
                  <wp:docPr descr="image" id="62" name="image2.jpg"/>
                  <a:graphic>
                    <a:graphicData uri="http://schemas.openxmlformats.org/drawingml/2006/picture">
                      <pic:pic>
                        <pic:nvPicPr>
                          <pic:cNvPr descr="image"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/>
              <w:drawing>
                <wp:inline distB="0" distT="0" distL="0" distR="0">
                  <wp:extent cx="317500" cy="304800"/>
                  <wp:effectExtent b="0" l="0" r="0" t="0"/>
                  <wp:docPr descr="image" id="65" name="image3.jpg"/>
                  <a:graphic>
                    <a:graphicData uri="http://schemas.openxmlformats.org/drawingml/2006/picture">
                      <pic:pic>
                        <pic:nvPicPr>
                          <pic:cNvPr descr="imag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/>
              <w:drawing>
                <wp:inline distB="0" distT="0" distL="0" distR="0">
                  <wp:extent cx="317500" cy="393700"/>
                  <wp:effectExtent b="0" l="0" r="0" t="0"/>
                  <wp:docPr descr="image" id="64" name="image8.jpg"/>
                  <a:graphic>
                    <a:graphicData uri="http://schemas.openxmlformats.org/drawingml/2006/picture">
                      <pic:pic>
                        <pic:nvPicPr>
                          <pic:cNvPr descr="image"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The number of chain isomers of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are: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a) 5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b) 4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c) 2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d) 3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Baeyer’s reagent is: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a) K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MnO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b) alkaline KMnO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c) bromine water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d) acidified KMnO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The unusual behavior of benzene is explained by: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a) Delocalized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electron cloud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b) sp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hybridization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c) sp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hybridization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d) Kekule structure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Number of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-  bonds and 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-  bonds present in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52500" cy="139700"/>
                  <wp:effectExtent b="0" l="0" r="0" t="0"/>
                  <wp:docPr descr="image" id="67" name="image4.jpg"/>
                  <a:graphic>
                    <a:graphicData uri="http://schemas.openxmlformats.org/drawingml/2006/picture">
                      <pic:pic>
                        <pic:nvPicPr>
                          <pic:cNvPr descr="image"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-  Bond = 14</w:t>
            </w:r>
          </w:p>
          <w:p w:rsidR="00000000" w:rsidDel="00000000" w:rsidP="00000000" w:rsidRDefault="00000000" w:rsidRPr="00000000" w14:paraId="0000008A">
            <w:pPr>
              <w:rPr/>
            </w:pP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-  Bond = 3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-  Bond = 18</w:t>
            </w:r>
          </w:p>
          <w:p w:rsidR="00000000" w:rsidDel="00000000" w:rsidP="00000000" w:rsidRDefault="00000000" w:rsidRPr="00000000" w14:paraId="0000008C">
            <w:pPr>
              <w:rPr/>
            </w:pP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-  Bond = 4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c)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-  Bond = 15</w:t>
            </w:r>
          </w:p>
          <w:p w:rsidR="00000000" w:rsidDel="00000000" w:rsidP="00000000" w:rsidRDefault="00000000" w:rsidRPr="00000000" w14:paraId="0000008E">
            <w:pPr>
              <w:rPr/>
            </w:pP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-  Bond = 3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-  Bond = 17</w:t>
            </w:r>
          </w:p>
          <w:p w:rsidR="00000000" w:rsidDel="00000000" w:rsidP="00000000" w:rsidRDefault="00000000" w:rsidRPr="00000000" w14:paraId="00000090">
            <w:pPr>
              <w:rPr/>
            </w:pP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-  Bond = 4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An aqeous solution of compound A gives ethane on electrolysis.The compound A is ........?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a) Sodium propionate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b) Sodium acetate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c) Sodium ethoxide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d) Ethyl acetate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87500" cy="495300"/>
                  <wp:effectExtent b="0" l="0" r="0" t="0"/>
                  <wp:docPr descr="image" id="66" name="image10.jpg"/>
                  <a:graphic>
                    <a:graphicData uri="http://schemas.openxmlformats.org/drawingml/2006/picture">
                      <pic:pic>
                        <pic:nvPicPr>
                          <pic:cNvPr descr="image" id="0" name="image10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  Na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  ONa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  Na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The compound formed as a result of oxidation of ethyl benzene by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KMn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O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is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a) benzoic acid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b) acetophenone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c) benzophenone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d) benzyl alcohol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The correct IUPAC name of the following alkane is: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790700" cy="469900"/>
                  <wp:effectExtent b="0" l="0" r="0" t="0"/>
                  <wp:docPr descr="image" id="69" name="image5.png"/>
                  <a:graphic>
                    <a:graphicData uri="http://schemas.openxmlformats.org/drawingml/2006/picture">
                      <pic:pic>
                        <pic:nvPicPr>
                          <pic:cNvPr descr="image"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a) 3 -  Isopropyl -  6 -  ethyloctane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b) 5 -  Isopropyl -  3 -  ethyloctane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c) 3,6 -  Diethyl -  2 -  methyloctane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d) 3 -  Ethyl -  5 -  isopropyloctane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Which of these is not a characteristic of Aromatic Hydrocarbons?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a) Carbon atoms form a closed chain or ring.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b) Carbon atoms form a an open chain.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c) They may contain double bonds.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d) They are special type of cyclic compounds.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Halogenation of alkanes is a: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a) Rearrangement reaction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b) Elimination reaction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c) Addition reaction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d) Substitution reaction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method is not asynthetic method for the production of Benzene?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a) Decarboxylation of aromatic acids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b) Isolation from coal tar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c) Cyclic polymerization of ethyne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d) By reduction of phenol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 dibromo derivative of an alkane reacts with sodium metal to form an alicyclic hydrocarbon.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The derivative is ______.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a) 1, 4 -  dibromobutane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b) 1, 1 -  dibromopropane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c) 2, 2 -  dibromobutane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d) dibromoethane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Vinylcarbinol is: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CH(OH) =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  C(CH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OH) =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  CH = CH -   OH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d) HO -  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  CH =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Phenyl magnesium bromide reacts with methanol to give: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a) a mixture of phenol and Mg(Me)Br.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b) a mixture of anisole and Mg(OH)Br.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c) a mixture of toluene and Mg(OH)Br.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d) a mixture of benzene and Mg(OMe)Br.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What does Marsh gas mainly contains?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a) 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S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d) CO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deactivates the benzene ring towards electrophilic substitution and is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p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directing?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a) All of these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b) -  CHO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c) -  OCH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-C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>⊖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Presence of a nitro group in a benzene ring: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a) deactivates the ring towards electrophilic substitution.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b) activates the ring towards electrophilic substitution.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c) renders the ring basic.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d) deactivates the ring towards nucleophilic substitution.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Toluene reacts with chlorine in the presence of light to give: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a) p -  chlorotoluene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b) Benzyl chloride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c) o -  chlorotoluene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d) Benzoyl chloride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The given structures,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 - 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CH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|</m:t>
                      </m:r>
                    </m:sup>
                  </m:sSup>
                </m:e>
                <m:sup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CH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3</m:t>
                      </m:r>
                    </m:sub>
                  </m:sSub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 - 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and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are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a) chain isomers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b) Functional isomers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c) conformational isomer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d) Position isomers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reactions will yield 2, 2 -  dibromopropane?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CH</m:t>
              </m:r>
              <m:r>
                <w:rPr>
                  <w:rFonts w:ascii="Cambria Math" w:cs="Cambria Math" w:eastAsia="Cambria Math" w:hAnsi="Cambria Math"/>
                </w:rPr>
                <m:t>≡</m:t>
              </m:r>
              <m:r>
                <w:rPr>
                  <w:rFonts w:ascii="Cambria Math" w:cs="Cambria Math" w:eastAsia="Cambria Math" w:hAnsi="Cambria Math"/>
                </w:rPr>
                <m:t xml:space="preserve">CH+2HBr</m:t>
              </m:r>
              <m:r>
                <w:rPr>
                  <w:rFonts w:ascii="Cambria Math" w:cs="Cambria Math" w:eastAsia="Cambria Math" w:hAnsi="Cambria Math"/>
                </w:rPr>
                <m:t>→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-CH=C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+HBr</m:t>
              </m:r>
              <m:r>
                <w:rPr>
                  <w:rFonts w:ascii="Cambria Math" w:cs="Cambria Math" w:eastAsia="Cambria Math" w:hAnsi="Cambria Math"/>
                </w:rPr>
                <m:t>→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-C</m:t>
              </m:r>
              <m:r>
                <w:rPr>
                  <w:rFonts w:ascii="Cambria Math" w:cs="Cambria Math" w:eastAsia="Cambria Math" w:hAnsi="Cambria Math"/>
                </w:rPr>
                <m:t>≡</m:t>
              </m:r>
              <m:r>
                <w:rPr>
                  <w:rFonts w:ascii="Cambria Math" w:cs="Cambria Math" w:eastAsia="Cambria Math" w:hAnsi="Cambria Math"/>
                </w:rPr>
                <m:t xml:space="preserve">CH+2HBr</m:t>
              </m:r>
              <m:r>
                <w:rPr>
                  <w:rFonts w:ascii="Cambria Math" w:cs="Cambria Math" w:eastAsia="Cambria Math" w:hAnsi="Cambria Math"/>
                </w:rPr>
                <m:t>→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CH</m:t>
              </m:r>
              <m:r>
                <w:rPr>
                  <w:rFonts w:ascii="Cambria Math" w:cs="Cambria Math" w:eastAsia="Cambria Math" w:hAnsi="Cambria Math"/>
                </w:rPr>
                <m:t>≡</m:t>
              </m:r>
              <m:r>
                <w:rPr>
                  <w:rFonts w:ascii="Cambria Math" w:cs="Cambria Math" w:eastAsia="Cambria Math" w:hAnsi="Cambria Math"/>
                </w:rPr>
                <m:t xml:space="preserve">CHBr+HBr</m:t>
              </m:r>
              <m:r>
                <w:rPr>
                  <w:rFonts w:ascii="Cambria Math" w:cs="Cambria Math" w:eastAsia="Cambria Math" w:hAnsi="Cambria Math"/>
                </w:rPr>
                <m:t>→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organic materials damage DNA of our body?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a) Tabacco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b) Coal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c) All of these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d) Petroleum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The possible rotamers of ethane is/are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a) 2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b) 3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c) </w:t>
            </w:r>
            <m:oMath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d) 4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On passing vapours of phenol over heated zinc dust it gets reduced to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a) benzene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b) toluene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OH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d) aniline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The IUPAC name of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|</m:t>
                      </m:r>
                    </m:sub>
                  </m:sSub>
                </m:e>
                <m: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CH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3</m:t>
                      </m:r>
                    </m:sub>
                  </m:sSub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-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is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a) 2 -  methylbutene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b) 2 -  methylbut -  2 -  ene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c) 2 -  methylprop -  1 -  ene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d) 1 -  methylpropene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 the Wurtz reaction method of preparation of alkanes, the stoichiometric coefficient of Sodium is ________.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a) 5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b) 3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c) 2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d) 1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Benzene reacts with chlorinein the presenceof sunlight andinthe absenceofhalogen carriersto give .............?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c)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Cl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The increasing order of reduction of alkyl halides with zinc and dilute HCl is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a) R–Cl &lt; R–Br &lt; R–I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b) R–I &lt; R–Br &lt; R–Cl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c) R–Br &lt; R–I &lt; R–Cl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d) R–Cl &lt; R–I &lt; R–Br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The correct IUPAC name of the given structure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C-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|</m:t>
                      </m:r>
                    </m:sub>
                  </m:sSub>
                </m:e>
                <m: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CH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3</m:t>
                      </m:r>
                    </m:sub>
                  </m:sSub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H-C≡CH</m:t>
              </m:r>
            </m:oMath>
            <w:r w:rsidDel="00000000" w:rsidR="00000000" w:rsidRPr="00000000">
              <w:rPr>
                <w:rtl w:val="0"/>
              </w:rPr>
              <w:t xml:space="preserve"> is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a) 2 -  methylbut -  1 -  yne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b) 2 -  methylbut -  3 -  yne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c) 1 -  methylbut -  3 -  yne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d) 2 -  methylbut -  3 -  yne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Stereoisomeric alkenes due to the different arrangement of atoms or groups in space are referred to as: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a) Constitutional isomers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b) Position isomers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c) Chain isomers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d) Geometric isomers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Whatproduct is obtained on electrolyzing potassium fumarate?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b)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compounds is not aromatic?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/>
              <w:drawing>
                <wp:inline distB="0" distT="0" distL="0" distR="0">
                  <wp:extent cx="431800" cy="558800"/>
                  <wp:effectExtent b="0" l="0" r="0" t="0"/>
                  <wp:docPr descr="image" id="68" name="image14.png"/>
                  <a:graphic>
                    <a:graphicData uri="http://schemas.openxmlformats.org/drawingml/2006/picture">
                      <pic:pic>
                        <pic:nvPicPr>
                          <pic:cNvPr descr="image"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/>
              <w:drawing>
                <wp:inline distB="0" distT="0" distL="0" distR="0">
                  <wp:extent cx="419100" cy="508000"/>
                  <wp:effectExtent b="0" l="0" r="0" t="0"/>
                  <wp:docPr descr="image" id="72" name="image7.png"/>
                  <a:graphic>
                    <a:graphicData uri="http://schemas.openxmlformats.org/drawingml/2006/picture">
                      <pic:pic>
                        <pic:nvPicPr>
                          <pic:cNvPr descr="image"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/>
              <w:drawing>
                <wp:inline distB="0" distT="0" distL="0" distR="0">
                  <wp:extent cx="482600" cy="495300"/>
                  <wp:effectExtent b="0" l="0" r="0" t="0"/>
                  <wp:docPr descr="image" id="70" name="image1.png"/>
                  <a:graphic>
                    <a:graphicData uri="http://schemas.openxmlformats.org/drawingml/2006/picture">
                      <pic:pic>
                        <pic:nvPicPr>
                          <pic:cNvPr descr="image"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/>
              <w:drawing>
                <wp:inline distB="0" distT="0" distL="0" distR="0">
                  <wp:extent cx="381000" cy="469900"/>
                  <wp:effectExtent b="0" l="0" r="0" t="0"/>
                  <wp:docPr descr="image" id="71" name="image12.png"/>
                  <a:graphic>
                    <a:graphicData uri="http://schemas.openxmlformats.org/drawingml/2006/picture">
                      <pic:pic>
                        <pic:nvPicPr>
                          <pic:cNvPr descr="image"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If degree of unsaturation is three, then a compound shows: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a) one double bond and two rings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b) one ring and two double bonds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c) one triple bond and one double bond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d) all of these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Which branched chain isomer of the hydrocarbon with molecular mass 72u gives only one isomer of monosubstituted alkyl halide?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a) Tertiary butyl chloride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b) Neohexane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c) Neopentane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d) Isohexane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Soda lime is a mixture of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a) NaOH + Ca(OH)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b) NaOH + MgO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c) NaOH + Mg(OH)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d) NAOH + CaO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Which of these fuels given below is not a hydrocarbon?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1"/>
              </w:numPr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Hydrogen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"/>
              </w:numPr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LNG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LPG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CNG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a) C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b) B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c) D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d) A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Ethene is obtained by electrolyzing: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a) Pot. Succinate</w:t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b) Pot. Fumarate</w:t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c) Pot. Acetate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d) All of these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The reagent(s) for the following conversion, is/are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87500" cy="279400"/>
                  <wp:effectExtent b="0" l="0" r="0" t="0"/>
                  <wp:docPr descr="image" id="73" name="image9.jpg"/>
                  <a:graphic>
                    <a:graphicData uri="http://schemas.openxmlformats.org/drawingml/2006/picture">
                      <pic:pic>
                        <pic:nvPicPr>
                          <pic:cNvPr descr="image" id="0" name="image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a) ZN/CH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OH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b) alcoholic KOH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c) aqueous KOH followed by NaNH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d) alcoholic KOH followed NaNH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 -  Propylbromide on treatment with ethanolic KOH is: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a) Propene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b) Propanal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c) Propane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d) Propyne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 cycloalkanes carbon atoms form: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a) A an open chain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b) A zigzag chain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c) A closed chain or a ring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d) A open coiled chain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Theperoxide effect inanti -  Markovnikov’s addition of HBrto unsymmetrical alkenesinvolves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a) homolytic fission of the double bond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b) a free radical mechanism.</w:t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c) heterolytic fission of the double bond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d) an ionic mechanism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is correct regarding the stability of carbocation?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a) 3° &gt; 2° &gt; 1°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b) 2° &gt; 3° &gt; 1°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c) 2°&gt; 1°&gt; 3°</w:t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d) 3° &lt; 2° &lt; 1°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The organic compound can be formed by: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a) Plants only</w:t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b) Animals only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c) Plants,animals, and synthetic methods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d) Plants and animals both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conformations of butane is most stable?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a) Skew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b) Eclipsed</w:t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c) Gauche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d) Anti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When two hydrogen atoms in benzene are replaced by two similar or different monovalent atoms or groups, how many different position isomers are possible?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a) 6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b) 5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c) 2</w:t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d) 3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Organic compounds are found in: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a) only vegetable kingdom</w:t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b) only Animal kingdom</w:t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c) both animal and vegetable kingdom</w:t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d) only mineral kingdom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Alkynes on reduction with sodium in liquid ammonia forms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a) Both cis -  alkene and trans -  alkene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b) cis -  alkene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c) alkane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d) trans -  alkene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reactions of methane represents its incomplete combustion?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+ 2O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CO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(g) + 2H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O(l)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+​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O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>→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o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b>
                  </m:s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O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3</m:t>
                      </m:r>
                    </m:sub>
                  </m:sSub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HCHO+​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O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c) 2CH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(g) + 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(g)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2CO(g) + 4H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(g)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2C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+​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O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>→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Cu,523K,100atm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2C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OH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Acetylene is prepared by the action of water on: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a) all of these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b) CaC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c) Silicon carbide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d) Al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The general formula for alkenes is: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2n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b)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2n+1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2n+3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2n+1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Addition of cold conc. 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SO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with alkenes is an example of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a) nucleophilic addition reaction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b) electrophilic substitution reaction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c) electrophilic addition reaction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d) nucleophilic substitution reaction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Pyrolysis of coal with heavy oil in the presence of 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at 250 atm.and 350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C and catalyst yields.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a) A mixture of low boiling hydrocarbons.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b)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8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Attack of electrophile on benzene results in the formation of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a) arenium ion</w:t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b) 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  <w:t xml:space="preserve"> Complex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c) Both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Complexandarenium ion</w:t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m:oMath>
              <m:r>
                <m:t>σ</m:t>
              </m:r>
            </m:oMath>
            <w:r w:rsidDel="00000000" w:rsidR="00000000" w:rsidRPr="00000000">
              <w:rPr>
                <w:rtl w:val="0"/>
              </w:rPr>
              <w:t xml:space="preserve"> Complex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The synthesis of 3 -  octyne is achieved bysubsequent stepwise reactions of sodium amide with an alkyne, and a bromoalkane. The bromoalkane and the other alkyne respectively are: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a) BrCH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$_{$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r>
                <w:rPr>
                  <w:rFonts w:ascii="Cambria Math" w:cs="Cambria Math" w:eastAsia="Cambria Math" w:hAnsi="Cambria Math"/>
                </w:rPr>
                <m:t>≡</m:t>
              </m:r>
              <m:r>
                <w:rPr>
                  <w:rFonts w:ascii="Cambria Math" w:cs="Cambria Math" w:eastAsia="Cambria Math" w:hAnsi="Cambria Math"/>
                </w:rPr>
                <m:t xml:space="preserve">CH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b) BrCH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r>
                <w:rPr>
                  <w:rFonts w:ascii="Cambria Math" w:cs="Cambria Math" w:eastAsia="Cambria Math" w:hAnsi="Cambria Math"/>
                </w:rPr>
                <m:t>≡</m:t>
              </m:r>
              <m:r>
                <w:rPr>
                  <w:rFonts w:ascii="Cambria Math" w:cs="Cambria Math" w:eastAsia="Cambria Math" w:hAnsi="Cambria Math"/>
                </w:rPr>
                <m:t xml:space="preserve">CH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c) BrCH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r>
                <w:rPr>
                  <w:rFonts w:ascii="Cambria Math" w:cs="Cambria Math" w:eastAsia="Cambria Math" w:hAnsi="Cambria Math"/>
                </w:rPr>
                <m:t>≡</m:t>
              </m:r>
              <m:r>
                <w:rPr>
                  <w:rFonts w:ascii="Cambria Math" w:cs="Cambria Math" w:eastAsia="Cambria Math" w:hAnsi="Cambria Math"/>
                </w:rPr>
                <m:t xml:space="preserve">CH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d) BrCH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C</m:t>
              </m:r>
              <m:r>
                <w:rPr>
                  <w:rFonts w:ascii="Cambria Math" w:cs="Cambria Math" w:eastAsia="Cambria Math" w:hAnsi="Cambria Math"/>
                </w:rPr>
                <m:t>≡</m:t>
              </m:r>
              <m:r>
                <w:rPr>
                  <w:rFonts w:ascii="Cambria Math" w:cs="Cambria Math" w:eastAsia="Cambria Math" w:hAnsi="Cambria Math"/>
                </w:rPr>
                <m:t xml:space="preserve">CH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The general formula of a cycloalkane with one benzene ringis ________.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2n-2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b)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2n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2n+2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In the reaction,</w:t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87500" cy="457200"/>
                  <wp:effectExtent b="0" l="0" r="0" t="0"/>
                  <wp:docPr descr="image" id="74" name="image13.jpg"/>
                  <a:graphic>
                    <a:graphicData uri="http://schemas.openxmlformats.org/drawingml/2006/picture">
                      <pic:pic>
                        <pic:nvPicPr>
                          <pic:cNvPr descr="image" id="0" name="image13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SO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</w:t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b)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SO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OH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5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CHO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Among the following, which hydrocarbon is not produced by Wurtz reaction?</w:t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a) Propane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b) methane</w:t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c) All of these</w:t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d) ethane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Majority of the reactions of alkynes are examples of:</w:t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a) Electrophilic addition</w:t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b) Nucleophilic addition</w:t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c) Electrophilic substitution</w:t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d) Nucleophilic substitution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The given reaction,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-CI+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 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>→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Zn, 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H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+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 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CH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+HCI</m:t>
              </m:r>
            </m:oMath>
            <w:r w:rsidDel="00000000" w:rsidR="00000000" w:rsidRPr="00000000">
              <w:rPr>
                <w:rtl w:val="0"/>
              </w:rPr>
              <w:t xml:space="preserve"> is an example of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a) dehydrogenation</w:t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b) carbocation</w:t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c) hydration</w:t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d) reduction process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The carbon atoms of benzene are:</w:t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a) sp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-   hybridised</w:t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b) sp -   hybridised</w:t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c) sp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-   hybridised</w:t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d) non -  hybridised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Which product is obtained by passing ethanol vapours over heated alumina?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b)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6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c) C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d) CH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​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Which of the following has higher dipole moment; cis -  2 -  butene and trans -  2 -  butene?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a) trans -  but -  2 -  ene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b) Both have differentdipole moment</w:t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c) cis -  but -  2 -  ene</w:t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d) Both have same dipole moment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lowerLetter"/>
      <w:lvlText w:val="%2."/>
      <w:lvlJc w:val="left"/>
      <w:pPr>
        <w:ind w:left="1440" w:hanging="480"/>
      </w:pPr>
      <w:rPr/>
    </w:lvl>
    <w:lvl w:ilvl="2">
      <w:start w:val="1"/>
      <w:numFmt w:val="lowerRoman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lowerLetter"/>
      <w:lvlText w:val="%5."/>
      <w:lvlJc w:val="left"/>
      <w:pPr>
        <w:ind w:left="3600" w:hanging="480"/>
      </w:pPr>
      <w:rPr/>
    </w:lvl>
    <w:lvl w:ilvl="5">
      <w:start w:val="1"/>
      <w:numFmt w:val="lowerRoman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lowerLetter"/>
      <w:lvlText w:val="%8."/>
      <w:lvlJc w:val="left"/>
      <w:pPr>
        <w:ind w:left="5760" w:hanging="480"/>
      </w:pPr>
      <w:rPr/>
    </w:lvl>
    <w:lvl w:ilvl="8">
      <w:start w:val="1"/>
      <w:numFmt w:val="lowerRoman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11" Type="http://schemas.openxmlformats.org/officeDocument/2006/relationships/image" Target="media/image8.jpg"/><Relationship Id="rId10" Type="http://schemas.openxmlformats.org/officeDocument/2006/relationships/image" Target="media/image3.jpg"/><Relationship Id="rId13" Type="http://schemas.openxmlformats.org/officeDocument/2006/relationships/image" Target="media/image10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sNF3kGC4iT5oLB7dTvV8fnhRg==">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2024-09-06T03:01:00Z</dcterms:created>
  <dc:creator>Developer Power BI</dc:creator>
</cp:coreProperties>
</file>